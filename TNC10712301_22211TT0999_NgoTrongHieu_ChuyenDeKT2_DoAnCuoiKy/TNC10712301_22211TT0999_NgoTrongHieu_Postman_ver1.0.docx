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17421" w14:textId="77777777" w:rsidR="00BB3B69" w:rsidRPr="00BB3B69" w:rsidRDefault="00BB3B69" w:rsidP="00BB3B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B3B69">
        <w:rPr>
          <w:rFonts w:ascii="Times New Roman" w:hAnsi="Times New Roman" w:cs="Times New Roman"/>
          <w:b/>
          <w:bCs/>
          <w:sz w:val="26"/>
          <w:szCs w:val="26"/>
        </w:rPr>
        <w:t>2. CRUD với Postman</w:t>
      </w:r>
    </w:p>
    <w:p w14:paraId="1F60E20C" w14:textId="77777777" w:rsidR="00BB3B69" w:rsidRPr="00BB3B69" w:rsidRDefault="00BB3B69" w:rsidP="00BB3B69">
      <w:pPr>
        <w:rPr>
          <w:rFonts w:ascii="Times New Roman" w:hAnsi="Times New Roman" w:cs="Times New Roman"/>
          <w:sz w:val="26"/>
          <w:szCs w:val="26"/>
        </w:rPr>
      </w:pPr>
      <w:r w:rsidRPr="00BB3B69">
        <w:rPr>
          <w:rFonts w:ascii="Times New Roman" w:hAnsi="Times New Roman" w:cs="Times New Roman"/>
          <w:sz w:val="26"/>
          <w:szCs w:val="26"/>
        </w:rPr>
        <w:t>CRUD trong lập trình máy tính là bốn hoạt động cơ bản của lưu trữ liên tục.</w:t>
      </w:r>
    </w:p>
    <w:p w14:paraId="62CC987C" w14:textId="77777777" w:rsidR="00BB3B69" w:rsidRPr="00BB3B69" w:rsidRDefault="00BB3B69" w:rsidP="00BB3B69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B3B69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BB3B69">
        <w:rPr>
          <w:rFonts w:ascii="Times New Roman" w:hAnsi="Times New Roman" w:cs="Times New Roman"/>
          <w:sz w:val="26"/>
          <w:szCs w:val="26"/>
        </w:rPr>
        <w:t>reate: PUT, POST</w:t>
      </w:r>
    </w:p>
    <w:p w14:paraId="5E02BABE" w14:textId="77777777" w:rsidR="00BB3B69" w:rsidRPr="00BB3B69" w:rsidRDefault="00BB3B69" w:rsidP="00BB3B69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B3B69">
        <w:rPr>
          <w:rFonts w:ascii="Times New Roman" w:hAnsi="Times New Roman" w:cs="Times New Roman"/>
          <w:b/>
          <w:bCs/>
          <w:sz w:val="26"/>
          <w:szCs w:val="26"/>
        </w:rPr>
        <w:t>R</w:t>
      </w:r>
      <w:r w:rsidRPr="00BB3B69">
        <w:rPr>
          <w:rFonts w:ascii="Times New Roman" w:hAnsi="Times New Roman" w:cs="Times New Roman"/>
          <w:sz w:val="26"/>
          <w:szCs w:val="26"/>
        </w:rPr>
        <w:t>ead: GET</w:t>
      </w:r>
    </w:p>
    <w:p w14:paraId="29C2E1DE" w14:textId="77777777" w:rsidR="00BB3B69" w:rsidRPr="00EB46D5" w:rsidRDefault="00BB3B69" w:rsidP="00BB3B69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B3B69">
        <w:rPr>
          <w:rFonts w:ascii="Times New Roman" w:hAnsi="Times New Roman" w:cs="Times New Roman"/>
          <w:b/>
          <w:bCs/>
          <w:sz w:val="26"/>
          <w:szCs w:val="26"/>
        </w:rPr>
        <w:t>U</w:t>
      </w:r>
      <w:r w:rsidRPr="00BB3B69">
        <w:rPr>
          <w:rFonts w:ascii="Times New Roman" w:hAnsi="Times New Roman" w:cs="Times New Roman"/>
          <w:sz w:val="26"/>
          <w:szCs w:val="26"/>
        </w:rPr>
        <w:t>pdate: PUT, POST, PATCH</w:t>
      </w:r>
    </w:p>
    <w:p w14:paraId="3EC36F0A" w14:textId="23EB5434" w:rsidR="00FB1F9D" w:rsidRPr="00BB3B69" w:rsidRDefault="00EB46D5" w:rsidP="00BB3B69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>PATCH: sửa 1 đối tượng, Post, sửa 1 loạt đối tượng</w:t>
      </w:r>
    </w:p>
    <w:p w14:paraId="345FC922" w14:textId="77777777" w:rsidR="00BB3B69" w:rsidRPr="00EB46D5" w:rsidRDefault="00BB3B69" w:rsidP="00BB3B69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B3B69"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Pr="00BB3B69">
        <w:rPr>
          <w:rFonts w:ascii="Times New Roman" w:hAnsi="Times New Roman" w:cs="Times New Roman"/>
          <w:sz w:val="26"/>
          <w:szCs w:val="26"/>
        </w:rPr>
        <w:t>elete: DELETE</w:t>
      </w:r>
    </w:p>
    <w:p w14:paraId="72FE7137" w14:textId="4C9CC896" w:rsidR="00BB3B69" w:rsidRPr="00BB3B69" w:rsidRDefault="00BB3B69" w:rsidP="00BB3B69">
      <w:pPr>
        <w:rPr>
          <w:rFonts w:ascii="Times New Roman" w:hAnsi="Times New Roman" w:cs="Times New Roman"/>
          <w:sz w:val="26"/>
          <w:szCs w:val="26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>Hiển thị dữ liệu</w:t>
      </w:r>
    </w:p>
    <w:p w14:paraId="31DB9224" w14:textId="6953D8F3" w:rsidR="00423547" w:rsidRPr="00EB46D5" w:rsidRDefault="00BB3B6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B6C82E" wp14:editId="1E853D0C">
            <wp:extent cx="5943600" cy="3137535"/>
            <wp:effectExtent l="0" t="0" r="0" b="5715"/>
            <wp:docPr id="212328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88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71EC" w14:textId="18F470F7" w:rsidR="00497ACC" w:rsidRPr="00EB46D5" w:rsidRDefault="00497AC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 xml:space="preserve">Thêm Dữ liệu: </w:t>
      </w:r>
    </w:p>
    <w:p w14:paraId="7F6545D5" w14:textId="765D238E" w:rsidR="00497ACC" w:rsidRPr="00EB46D5" w:rsidRDefault="00497AC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E29E815" wp14:editId="7389D468">
            <wp:extent cx="5943600" cy="3136265"/>
            <wp:effectExtent l="0" t="0" r="0" b="6985"/>
            <wp:docPr id="119745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2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D06" w14:textId="2329C0E7" w:rsidR="00A92F9A" w:rsidRPr="00EB46D5" w:rsidRDefault="00A92F9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 xml:space="preserve">Sửa Dữ liệu : </w:t>
      </w:r>
    </w:p>
    <w:p w14:paraId="31CE4ADD" w14:textId="016E8576" w:rsidR="00A92F9A" w:rsidRPr="00EB46D5" w:rsidRDefault="00A92F9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8029F1E" wp14:editId="16EB58CF">
            <wp:extent cx="5943600" cy="3119120"/>
            <wp:effectExtent l="0" t="0" r="0" b="5080"/>
            <wp:docPr id="195856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69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10F3" w14:textId="451083FE" w:rsidR="0037148D" w:rsidRPr="00EB46D5" w:rsidRDefault="0037148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 xml:space="preserve">Test dữ liệu: </w:t>
      </w:r>
    </w:p>
    <w:p w14:paraId="7864256F" w14:textId="77777777" w:rsidR="00D67C09" w:rsidRPr="00EB46D5" w:rsidRDefault="00D67C09" w:rsidP="00D67C0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67C09">
        <w:rPr>
          <w:rFonts w:ascii="Times New Roman" w:hAnsi="Times New Roman" w:cs="Times New Roman"/>
          <w:sz w:val="26"/>
          <w:szCs w:val="26"/>
          <w:lang w:val="vi-VN"/>
        </w:rPr>
        <w:t>Trường hợp thử nghiệm: Xác minh mã trạng thái 201</w:t>
      </w:r>
    </w:p>
    <w:p w14:paraId="2F116253" w14:textId="4BF7729C" w:rsidR="00BE5C01" w:rsidRPr="00D67C09" w:rsidRDefault="00BE5C01" w:rsidP="00D67C09">
      <w:pPr>
        <w:rPr>
          <w:rFonts w:ascii="Times New Roman" w:hAnsi="Times New Roman" w:cs="Times New Roman"/>
          <w:sz w:val="26"/>
          <w:szCs w:val="26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>Fail</w:t>
      </w:r>
    </w:p>
    <w:p w14:paraId="30F1BE9E" w14:textId="57631DF8" w:rsidR="0037148D" w:rsidRPr="00EB46D5" w:rsidRDefault="00BE5C0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081975A" wp14:editId="11C34644">
            <wp:extent cx="5943600" cy="3138805"/>
            <wp:effectExtent l="0" t="0" r="0" b="4445"/>
            <wp:docPr id="65687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70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8A34" w14:textId="1B11A4F1" w:rsidR="004304DF" w:rsidRPr="004304DF" w:rsidRDefault="004304DF" w:rsidP="004304DF">
      <w:pPr>
        <w:rPr>
          <w:rFonts w:ascii="Times New Roman" w:hAnsi="Times New Roman" w:cs="Times New Roman"/>
          <w:sz w:val="26"/>
          <w:szCs w:val="26"/>
        </w:rPr>
      </w:pPr>
      <w:r w:rsidRPr="004304DF">
        <w:rPr>
          <w:rFonts w:ascii="Times New Roman" w:hAnsi="Times New Roman" w:cs="Times New Roman"/>
          <w:sz w:val="26"/>
          <w:szCs w:val="26"/>
          <w:lang w:val="vi-VN"/>
        </w:rPr>
        <w:t xml:space="preserve">Trường hợp thử nghiệm: Xác minh mã trạng thái </w:t>
      </w:r>
      <w:r w:rsidRPr="00EB46D5">
        <w:rPr>
          <w:rFonts w:ascii="Times New Roman" w:hAnsi="Times New Roman" w:cs="Times New Roman"/>
          <w:sz w:val="26"/>
          <w:szCs w:val="26"/>
          <w:lang w:val="vi-VN"/>
        </w:rPr>
        <w:t>200</w:t>
      </w:r>
    </w:p>
    <w:p w14:paraId="3D99A1C2" w14:textId="77777777" w:rsidR="00BE5C01" w:rsidRPr="00EB46D5" w:rsidRDefault="00BE5C0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86B1EE9" w14:textId="6906C640" w:rsidR="00497ACC" w:rsidRPr="00EB46D5" w:rsidRDefault="00A7763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>Pass</w:t>
      </w:r>
    </w:p>
    <w:p w14:paraId="7A0F0969" w14:textId="2C570F7B" w:rsidR="00A7763D" w:rsidRPr="00EB46D5" w:rsidRDefault="00A7763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2F9B3F5" wp14:editId="0F009283">
            <wp:extent cx="5943600" cy="3109595"/>
            <wp:effectExtent l="0" t="0" r="0" b="0"/>
            <wp:docPr id="185226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63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29C6" w14:textId="77777777" w:rsidR="002B4708" w:rsidRPr="00EB46D5" w:rsidRDefault="002B470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 xml:space="preserve">Kiểm tra id 3 có đúng tên </w:t>
      </w:r>
    </w:p>
    <w:p w14:paraId="651BB02A" w14:textId="3A19F72A" w:rsidR="00A7763D" w:rsidRPr="00EB46D5" w:rsidRDefault="002B470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lastRenderedPageBreak/>
        <w:t>Pass</w:t>
      </w:r>
      <w:r w:rsidRPr="00EB46D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4DA10D3" wp14:editId="7C0A353B">
            <wp:extent cx="5943600" cy="3957320"/>
            <wp:effectExtent l="0" t="0" r="0" b="5080"/>
            <wp:docPr id="209349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94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FCA" w14:textId="4CF3DE1F" w:rsidR="002B4708" w:rsidRPr="00EB46D5" w:rsidRDefault="00355A3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>Kiểm tra thời gian phản hồi có nhỏ hơn 500ms</w:t>
      </w:r>
    </w:p>
    <w:p w14:paraId="21C7A691" w14:textId="1FC998DB" w:rsidR="00355A35" w:rsidRPr="00EB46D5" w:rsidRDefault="00355A3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3F9BD56" wp14:editId="176007DB">
            <wp:extent cx="5943600" cy="3939540"/>
            <wp:effectExtent l="0" t="0" r="0" b="3810"/>
            <wp:docPr id="190327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4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40FD" w14:textId="4C680D44" w:rsidR="001A7AA9" w:rsidRPr="00EB46D5" w:rsidRDefault="001A7AA9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F72C6BD" w14:textId="544C48FC" w:rsidR="001A7AA9" w:rsidRPr="00EB46D5" w:rsidRDefault="001A7AA9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 xml:space="preserve">Ktra trường hợp thời gian phản hồi có </w:t>
      </w:r>
      <w:ins w:id="0" w:author="Microsoft Word" w:date="2024-10-30T14:43:00Z" w16du:dateUtc="2024-10-30T07:43:00Z">
        <w:r w:rsidR="00630822" w:rsidRPr="00EB46D5">
          <w:rPr>
            <w:rFonts w:ascii="Times New Roman" w:hAnsi="Times New Roman" w:cs="Times New Roman"/>
            <w:sz w:val="26"/>
            <w:szCs w:val="26"/>
            <w:lang w:val="vi-VN"/>
          </w:rPr>
          <w:t>nhỏ hơn 100000ms</w:t>
        </w:r>
      </w:ins>
    </w:p>
    <w:p w14:paraId="37A5B1F0" w14:textId="2A115E37" w:rsidR="00630822" w:rsidRPr="00EB46D5" w:rsidRDefault="00630822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7583A85" wp14:editId="133A48AF">
            <wp:extent cx="5943600" cy="3869055"/>
            <wp:effectExtent l="0" t="0" r="0" b="0"/>
            <wp:docPr id="206270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01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7B3D" w14:textId="21051CDB" w:rsidR="00630822" w:rsidRPr="00EB46D5" w:rsidRDefault="00B263D3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</w:rPr>
        <w:t>Kiểm tra xem trường email trong JSON phản hồi có khớp với định dạng email hay không.</w:t>
      </w:r>
    </w:p>
    <w:p w14:paraId="64261FA8" w14:textId="77777777" w:rsidR="00912782" w:rsidRPr="00EB46D5" w:rsidRDefault="00912782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0785413A" w14:textId="7E6748A8" w:rsidR="00912782" w:rsidRPr="00EB46D5" w:rsidRDefault="00912782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B5B4BF1" wp14:editId="23625C86">
            <wp:extent cx="5943600" cy="3839845"/>
            <wp:effectExtent l="0" t="0" r="0" b="8255"/>
            <wp:docPr id="99001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17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A52D" w14:textId="49F7A6A1" w:rsidR="00B263D3" w:rsidRPr="00EB46D5" w:rsidRDefault="00DB6B90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 xml:space="preserve">Ktra trường hợp </w:t>
      </w:r>
      <w:r w:rsidR="005A5E89" w:rsidRPr="00EB46D5">
        <w:rPr>
          <w:rFonts w:ascii="Times New Roman" w:hAnsi="Times New Roman" w:cs="Times New Roman"/>
          <w:sz w:val="26"/>
          <w:szCs w:val="26"/>
        </w:rPr>
        <w:t>kiểm tra xem header Content-Type của phản hồi có đúng là "application/json" hay không</w:t>
      </w:r>
    </w:p>
    <w:p w14:paraId="0B4FE9CA" w14:textId="39D3533B" w:rsidR="00EB366C" w:rsidRPr="00EB46D5" w:rsidRDefault="00EB366C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B2CD57F" wp14:editId="2A4192A5">
            <wp:extent cx="5943600" cy="3818890"/>
            <wp:effectExtent l="0" t="0" r="0" b="0"/>
            <wp:docPr id="116201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18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61B5" w14:textId="5AF0BB62" w:rsidR="00060E9D" w:rsidRPr="00EB46D5" w:rsidRDefault="00060E9D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t xml:space="preserve">Kiểm tra TH </w:t>
      </w:r>
      <w:r w:rsidRPr="00EB46D5">
        <w:rPr>
          <w:rFonts w:ascii="Times New Roman" w:hAnsi="Times New Roman" w:cs="Times New Roman"/>
          <w:sz w:val="26"/>
          <w:szCs w:val="26"/>
        </w:rPr>
        <w:t>Kiểm tra xem nội dung của phản hồi có chứa một chuỗi cụ thể hay không.</w:t>
      </w:r>
    </w:p>
    <w:p w14:paraId="45832A85" w14:textId="698D80AF" w:rsidR="00060E9D" w:rsidRPr="00EB46D5" w:rsidRDefault="00CE461F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48EA6BE" wp14:editId="0CB7B401">
            <wp:extent cx="5943600" cy="3640455"/>
            <wp:effectExtent l="0" t="0" r="0" b="0"/>
            <wp:docPr id="198859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96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4143" w14:textId="77777777" w:rsidR="00CE461F" w:rsidRPr="00EB46D5" w:rsidRDefault="00CE461F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3ED64C13" w14:textId="043699FA" w:rsidR="009E29C4" w:rsidRPr="00EB46D5" w:rsidRDefault="009E29C4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</w:rPr>
        <w:lastRenderedPageBreak/>
        <w:t>Kiểm tra một giá trị cụ thể trong phản hồi JSON.</w:t>
      </w:r>
    </w:p>
    <w:p w14:paraId="5FB1EBEE" w14:textId="3F9DC11A" w:rsidR="009E29C4" w:rsidRPr="00EB46D5" w:rsidRDefault="00064290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205CAAE" wp14:editId="774FF571">
            <wp:extent cx="5943600" cy="3738880"/>
            <wp:effectExtent l="0" t="0" r="0" b="0"/>
            <wp:docPr id="180283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4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4150" w14:textId="77777777" w:rsidR="00EC2D7C" w:rsidRPr="00EB46D5" w:rsidRDefault="00EC2D7C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4489DF68" w14:textId="4FFC541D" w:rsidR="00EC2D7C" w:rsidRPr="00EB46D5" w:rsidRDefault="00EC2D7C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</w:rPr>
        <w:t>Kiểm tra xem nội dung của phản hồi có chứa một chuỗi cụ thể hay không.</w:t>
      </w:r>
    </w:p>
    <w:p w14:paraId="76BDA68D" w14:textId="45C7EBD1" w:rsidR="00EC2D7C" w:rsidRPr="00EB46D5" w:rsidRDefault="00B258AA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1AE9B7A" wp14:editId="41DA99D1">
            <wp:extent cx="5943600" cy="3425483"/>
            <wp:effectExtent l="0" t="0" r="0" b="3810"/>
            <wp:docPr id="54802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28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897" cy="342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43D" w14:textId="006D2D67" w:rsidR="00EB366C" w:rsidRPr="00EB46D5" w:rsidRDefault="00D34D26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</w:rPr>
        <w:lastRenderedPageBreak/>
        <w:t xml:space="preserve">Kiểm tra xem mã trạng thái phản hồi có nằm trong khoảng từ </w:t>
      </w:r>
      <w:r w:rsidRPr="00EB46D5">
        <w:rPr>
          <w:rFonts w:ascii="Times New Roman" w:hAnsi="Times New Roman" w:cs="Times New Roman"/>
          <w:sz w:val="26"/>
          <w:szCs w:val="26"/>
        </w:rPr>
        <w:t>1</w:t>
      </w:r>
      <w:r w:rsidRPr="00EB46D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46D5">
        <w:rPr>
          <w:rFonts w:ascii="Times New Roman" w:hAnsi="Times New Roman" w:cs="Times New Roman"/>
          <w:sz w:val="26"/>
          <w:szCs w:val="26"/>
        </w:rPr>
        <w:t xml:space="preserve">đến </w:t>
      </w:r>
      <w:r w:rsidRPr="00EB46D5">
        <w:rPr>
          <w:rFonts w:ascii="Times New Roman" w:hAnsi="Times New Roman" w:cs="Times New Roman"/>
          <w:sz w:val="26"/>
          <w:szCs w:val="26"/>
        </w:rPr>
        <w:t>200</w:t>
      </w:r>
      <w:r w:rsidRPr="00EB46D5">
        <w:rPr>
          <w:rFonts w:ascii="Times New Roman" w:hAnsi="Times New Roman" w:cs="Times New Roman"/>
          <w:sz w:val="26"/>
          <w:szCs w:val="26"/>
        </w:rPr>
        <w:t xml:space="preserve"> (thành công) khi gửi yêu cầu POST.</w:t>
      </w:r>
    </w:p>
    <w:p w14:paraId="2575F114" w14:textId="513857CF" w:rsidR="00D34D26" w:rsidRPr="00EB46D5" w:rsidRDefault="00BD4596" w:rsidP="001A7AA9">
      <w:pPr>
        <w:tabs>
          <w:tab w:val="left" w:pos="601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EB46D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98D85A6" wp14:editId="20F81AF7">
            <wp:extent cx="5943600" cy="3717290"/>
            <wp:effectExtent l="0" t="0" r="0" b="0"/>
            <wp:docPr id="36451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18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D26" w:rsidRPr="00EB46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4E34EB" w14:textId="77777777" w:rsidR="0073166D" w:rsidRDefault="0073166D" w:rsidP="00BD61A8">
      <w:pPr>
        <w:spacing w:after="0" w:line="240" w:lineRule="auto"/>
      </w:pPr>
      <w:r>
        <w:separator/>
      </w:r>
    </w:p>
  </w:endnote>
  <w:endnote w:type="continuationSeparator" w:id="0">
    <w:p w14:paraId="1FDEF5AC" w14:textId="77777777" w:rsidR="0073166D" w:rsidRDefault="0073166D" w:rsidP="00BD61A8">
      <w:pPr>
        <w:spacing w:after="0" w:line="240" w:lineRule="auto"/>
      </w:pPr>
      <w:r>
        <w:continuationSeparator/>
      </w:r>
    </w:p>
  </w:endnote>
  <w:endnote w:type="continuationNotice" w:id="1">
    <w:p w14:paraId="1C9AA3D0" w14:textId="77777777" w:rsidR="0073166D" w:rsidRDefault="007316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DAE9F" w14:textId="77777777" w:rsidR="0073166D" w:rsidRDefault="0073166D" w:rsidP="00BD61A8">
      <w:pPr>
        <w:spacing w:after="0" w:line="240" w:lineRule="auto"/>
      </w:pPr>
      <w:r>
        <w:separator/>
      </w:r>
    </w:p>
  </w:footnote>
  <w:footnote w:type="continuationSeparator" w:id="0">
    <w:p w14:paraId="508567F1" w14:textId="77777777" w:rsidR="0073166D" w:rsidRDefault="0073166D" w:rsidP="00BD61A8">
      <w:pPr>
        <w:spacing w:after="0" w:line="240" w:lineRule="auto"/>
      </w:pPr>
      <w:r>
        <w:continuationSeparator/>
      </w:r>
    </w:p>
  </w:footnote>
  <w:footnote w:type="continuationNotice" w:id="1">
    <w:p w14:paraId="4F3309AE" w14:textId="77777777" w:rsidR="0073166D" w:rsidRDefault="0073166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B06457"/>
    <w:multiLevelType w:val="multilevel"/>
    <w:tmpl w:val="4E383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FA48EC"/>
    <w:multiLevelType w:val="multilevel"/>
    <w:tmpl w:val="9434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1763084">
    <w:abstractNumId w:val="0"/>
  </w:num>
  <w:num w:numId="2" w16cid:durableId="1193764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28"/>
    <w:rsid w:val="00060E9D"/>
    <w:rsid w:val="00064290"/>
    <w:rsid w:val="001A7AA9"/>
    <w:rsid w:val="002B4708"/>
    <w:rsid w:val="00355A35"/>
    <w:rsid w:val="0037148D"/>
    <w:rsid w:val="00423547"/>
    <w:rsid w:val="004304DF"/>
    <w:rsid w:val="00442710"/>
    <w:rsid w:val="00491F8C"/>
    <w:rsid w:val="00497ACC"/>
    <w:rsid w:val="005A5E89"/>
    <w:rsid w:val="006050EE"/>
    <w:rsid w:val="00630822"/>
    <w:rsid w:val="0073166D"/>
    <w:rsid w:val="00815028"/>
    <w:rsid w:val="008E6EBE"/>
    <w:rsid w:val="00912782"/>
    <w:rsid w:val="009E29C4"/>
    <w:rsid w:val="00A7763D"/>
    <w:rsid w:val="00A92F9A"/>
    <w:rsid w:val="00B258AA"/>
    <w:rsid w:val="00B263D3"/>
    <w:rsid w:val="00B40523"/>
    <w:rsid w:val="00B74BD4"/>
    <w:rsid w:val="00BB3B69"/>
    <w:rsid w:val="00BD4596"/>
    <w:rsid w:val="00BD61A8"/>
    <w:rsid w:val="00BE5C01"/>
    <w:rsid w:val="00C555D8"/>
    <w:rsid w:val="00CE461F"/>
    <w:rsid w:val="00D34D26"/>
    <w:rsid w:val="00D67C09"/>
    <w:rsid w:val="00DB6B90"/>
    <w:rsid w:val="00EB366C"/>
    <w:rsid w:val="00EB46D5"/>
    <w:rsid w:val="00EC2D7C"/>
    <w:rsid w:val="00FB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B986B7"/>
  <w15:chartTrackingRefBased/>
  <w15:docId w15:val="{41B6AD90-E9F5-43A0-A780-2EA05534C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1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1A8"/>
  </w:style>
  <w:style w:type="paragraph" w:styleId="Footer">
    <w:name w:val="footer"/>
    <w:basedOn w:val="Normal"/>
    <w:link w:val="FooterChar"/>
    <w:uiPriority w:val="99"/>
    <w:unhideWhenUsed/>
    <w:rsid w:val="00BD61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8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Hue</dc:creator>
  <cp:keywords/>
  <dc:description/>
  <cp:lastModifiedBy>Pham Hue</cp:lastModifiedBy>
  <cp:revision>32</cp:revision>
  <dcterms:created xsi:type="dcterms:W3CDTF">2024-10-30T06:43:00Z</dcterms:created>
  <dcterms:modified xsi:type="dcterms:W3CDTF">2024-10-30T09:10:00Z</dcterms:modified>
</cp:coreProperties>
</file>